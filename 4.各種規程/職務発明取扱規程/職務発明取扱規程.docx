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615D000" w:rsidR="00581111" w:rsidRDefault="00000000">
      <w:pPr>
        <w:jc w:val="center"/>
        <w:rPr>
          <w:rFonts w:ascii="BIZ UDPゴシック" w:eastAsia="BIZ UDPゴシック" w:hAnsi="BIZ UDPゴシック" w:cs="BIZ UDPゴシック"/>
          <w:sz w:val="28"/>
          <w:szCs w:val="28"/>
        </w:rPr>
      </w:pPr>
      <w:r>
        <w:rPr>
          <w:rFonts w:ascii="BIZ UDPゴシック" w:eastAsia="BIZ UDPゴシック" w:hAnsi="BIZ UDPゴシック" w:cs="BIZ UDPゴシック"/>
          <w:sz w:val="28"/>
          <w:szCs w:val="28"/>
        </w:rPr>
        <w:t>職務発明取扱規程</w:t>
      </w:r>
    </w:p>
    <w:p w14:paraId="00000002" w14:textId="77777777" w:rsidR="00581111" w:rsidRDefault="00581111">
      <w:pPr>
        <w:jc w:val="center"/>
        <w:rPr>
          <w:rFonts w:ascii="BIZ UDPゴシック" w:eastAsia="BIZ UDPゴシック" w:hAnsi="BIZ UDPゴシック" w:cs="BIZ UDPゴシック"/>
        </w:rPr>
      </w:pPr>
    </w:p>
    <w:p w14:paraId="00000003"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（目的）</w:t>
      </w:r>
    </w:p>
    <w:p w14:paraId="00000004"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第１条 この規程は、株式会社Mountain Gorilla（以下「会社」という。）において役員又は従業員（以下「従業者等」という。）が行った職務発明の取扱いについて、必要な事項を定めるものとする。 </w:t>
      </w:r>
    </w:p>
    <w:p w14:paraId="00000005" w14:textId="77777777" w:rsidR="00581111" w:rsidRDefault="00581111">
      <w:pPr>
        <w:jc w:val="left"/>
        <w:rPr>
          <w:rFonts w:ascii="BIZ UDPゴシック" w:eastAsia="BIZ UDPゴシック" w:hAnsi="BIZ UDPゴシック" w:cs="BIZ UDPゴシック"/>
        </w:rPr>
      </w:pPr>
    </w:p>
    <w:p w14:paraId="00000006"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（定義）</w:t>
      </w:r>
    </w:p>
    <w:p w14:paraId="00000007"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第２条 この規程において「職務発明」とは、その性質上会社の業務範囲に属し、かつ、従業者等がこれをするに至った行為が当該従業者等の会社における現在又は過去の職務範囲に属する発明をいう。 </w:t>
      </w:r>
    </w:p>
    <w:p w14:paraId="00000008" w14:textId="77777777" w:rsidR="00581111" w:rsidRDefault="00581111">
      <w:pPr>
        <w:jc w:val="left"/>
        <w:rPr>
          <w:rFonts w:ascii="BIZ UDPゴシック" w:eastAsia="BIZ UDPゴシック" w:hAnsi="BIZ UDPゴシック" w:cs="BIZ UDPゴシック"/>
        </w:rPr>
      </w:pPr>
    </w:p>
    <w:p w14:paraId="00000009"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（届出）</w:t>
      </w:r>
    </w:p>
    <w:p w14:paraId="0000000A"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第３条 会社の業務範囲に属する発明を行った従業者等は、速やかに発明届(様式第１号)を作成し、所属長を経由して会社に届け出なければならない。 </w:t>
      </w:r>
    </w:p>
    <w:p w14:paraId="0000000B"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２ 前項の発明が二人以上の者によって共同でなされたものであるときは、前項の発明届に共同発明者を記載するとともに、各発明者が当該発明の完成に寄与した程度（寄与率）を記入するものとする。 </w:t>
      </w:r>
    </w:p>
    <w:p w14:paraId="0000000C" w14:textId="77777777" w:rsidR="00581111" w:rsidRDefault="00581111">
      <w:pPr>
        <w:ind w:left="210" w:hanging="210"/>
        <w:jc w:val="left"/>
        <w:rPr>
          <w:rFonts w:ascii="BIZ UDPゴシック" w:eastAsia="BIZ UDPゴシック" w:hAnsi="BIZ UDPゴシック" w:cs="BIZ UDPゴシック"/>
        </w:rPr>
      </w:pPr>
    </w:p>
    <w:p w14:paraId="0000000D"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（権利帰属）</w:t>
      </w:r>
    </w:p>
    <w:p w14:paraId="0000000E"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第４条 職務発明については、その発明が完成した時に、会社が特許を受ける権利を取得する。</w:t>
      </w:r>
    </w:p>
    <w:p w14:paraId="0000000F" w14:textId="77777777" w:rsidR="00581111" w:rsidRDefault="00581111">
      <w:pPr>
        <w:ind w:left="210" w:hanging="210"/>
        <w:jc w:val="left"/>
        <w:rPr>
          <w:rFonts w:ascii="BIZ UDPゴシック" w:eastAsia="BIZ UDPゴシック" w:hAnsi="BIZ UDPゴシック" w:cs="BIZ UDPゴシック"/>
        </w:rPr>
      </w:pPr>
    </w:p>
    <w:p w14:paraId="00000010"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（権利の処分）</w:t>
      </w:r>
    </w:p>
    <w:p w14:paraId="00000011"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第５条 会社は、職務発明について特許を受ける権利を取得したときは、当該職務発明について特許出願を行い、若しくは行わず、又はその他処分する方法を決定する。 </w:t>
      </w:r>
    </w:p>
    <w:p w14:paraId="00000012"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２ 出願の有無、取下げ又は放棄、形態及び内容その他一切の職務発明の処分については、会社の判断するところによる。 </w:t>
      </w:r>
    </w:p>
    <w:p w14:paraId="00000013" w14:textId="77777777" w:rsidR="00581111" w:rsidRDefault="00581111">
      <w:pPr>
        <w:ind w:left="210" w:hanging="210"/>
        <w:jc w:val="left"/>
        <w:rPr>
          <w:rFonts w:ascii="BIZ UDPゴシック" w:eastAsia="BIZ UDPゴシック" w:hAnsi="BIZ UDPゴシック" w:cs="BIZ UDPゴシック"/>
        </w:rPr>
      </w:pPr>
    </w:p>
    <w:p w14:paraId="00000014"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（協力義務）</w:t>
      </w:r>
    </w:p>
    <w:p w14:paraId="00000015"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第６条 職務発明に関与した従業者等は、会社の行う特許出願その他特許を受けるために必要な措置に協力しなければならない。 </w:t>
      </w:r>
    </w:p>
    <w:p w14:paraId="00000016" w14:textId="77777777" w:rsidR="00581111" w:rsidRDefault="00581111">
      <w:pPr>
        <w:ind w:left="210" w:hanging="210"/>
        <w:jc w:val="left"/>
        <w:rPr>
          <w:rFonts w:ascii="BIZ UDPゴシック" w:eastAsia="BIZ UDPゴシック" w:hAnsi="BIZ UDPゴシック" w:cs="BIZ UDPゴシック"/>
        </w:rPr>
      </w:pPr>
    </w:p>
    <w:p w14:paraId="00000017"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（相当の利益）</w:t>
      </w:r>
    </w:p>
    <w:p w14:paraId="00000018"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第７条 会社は、第４条の規定により職務発明について特許を受ける権利を取得したときは、発明者に対し次の各号に掲げる相当の利益を支払うものとする。ただし、発明者が複数あるときは、会社は、各発明者の寄与率に応じて按分した金額を支払う。 </w:t>
      </w:r>
    </w:p>
    <w:p w14:paraId="00000019" w14:textId="77777777" w:rsidR="00581111" w:rsidRDefault="00000000">
      <w:pPr>
        <w:ind w:left="210"/>
        <w:jc w:val="left"/>
        <w:rPr>
          <w:rFonts w:ascii="BIZ UDPゴシック" w:eastAsia="BIZ UDPゴシック" w:hAnsi="BIZ UDPゴシック" w:cs="BIZ UDPゴシック"/>
        </w:rPr>
      </w:pPr>
      <w:r>
        <w:rPr>
          <w:rFonts w:ascii="BIZ UDPゴシック" w:eastAsia="BIZ UDPゴシック" w:hAnsi="BIZ UDPゴシック" w:cs="BIZ UDPゴシック"/>
        </w:rPr>
        <w:t>一　登録時支払金  　　　１００，０００円</w:t>
      </w:r>
    </w:p>
    <w:p w14:paraId="0000001A" w14:textId="77777777" w:rsidR="00581111" w:rsidRDefault="00000000">
      <w:pPr>
        <w:ind w:left="2415" w:hanging="2205"/>
        <w:jc w:val="left"/>
        <w:rPr>
          <w:rFonts w:ascii="BIZ UDPゴシック" w:eastAsia="BIZ UDPゴシック" w:hAnsi="BIZ UDPゴシック" w:cs="BIZ UDPゴシック"/>
        </w:rPr>
      </w:pPr>
      <w:r>
        <w:rPr>
          <w:rFonts w:ascii="BIZ UDPゴシック" w:eastAsia="BIZ UDPゴシック" w:hAnsi="BIZ UDPゴシック" w:cs="BIZ UDPゴシック"/>
        </w:rPr>
        <w:t>二　利益発生時支払金　当該職務発明</w:t>
      </w:r>
      <w:sdt>
        <w:sdtPr>
          <w:tag w:val="goog_rdk_0"/>
          <w:id w:val="1434018675"/>
        </w:sdtPr>
        <w:sdtContent>
          <w:ins w:id="0" w:author="Imamura Takashi(今村 孝)" w:date="2022-08-08T15:56:00Z">
            <w:r>
              <w:rPr>
                <w:rFonts w:ascii="BIZ UDPゴシック" w:eastAsia="BIZ UDPゴシック" w:hAnsi="BIZ UDPゴシック" w:cs="BIZ UDPゴシック"/>
              </w:rPr>
              <w:t>により得た</w:t>
            </w:r>
          </w:ins>
        </w:sdtContent>
      </w:sdt>
      <w:sdt>
        <w:sdtPr>
          <w:tag w:val="goog_rdk_1"/>
          <w:id w:val="-1986455366"/>
        </w:sdtPr>
        <w:sdtContent>
          <w:del w:id="1" w:author="Imamura Takashi(今村 孝)" w:date="2022-08-08T15:56:00Z">
            <w:r>
              <w:rPr>
                <w:rFonts w:ascii="BIZ UDPゴシック" w:eastAsia="BIZ UDPゴシック" w:hAnsi="BIZ UDPゴシック" w:cs="BIZ UDPゴシック"/>
              </w:rPr>
              <w:delText>の</w:delText>
            </w:r>
          </w:del>
        </w:sdtContent>
      </w:sdt>
      <w:r>
        <w:rPr>
          <w:rFonts w:ascii="BIZ UDPゴシック" w:eastAsia="BIZ UDPゴシック" w:hAnsi="BIZ UDPゴシック" w:cs="BIZ UDPゴシック"/>
        </w:rPr>
        <w:t>年間ライセンス契約料</w:t>
      </w:r>
      <w:sdt>
        <w:sdtPr>
          <w:tag w:val="goog_rdk_2"/>
          <w:id w:val="-601424772"/>
        </w:sdtPr>
        <w:sdtContent>
          <w:ins w:id="2" w:author="Imamura Takashi(今村 孝)" w:date="2022-08-08T15:34:00Z">
            <w:r>
              <w:rPr>
                <w:rFonts w:ascii="BIZ UDPゴシック" w:eastAsia="BIZ UDPゴシック" w:hAnsi="BIZ UDPゴシック" w:cs="BIZ UDPゴシック"/>
              </w:rPr>
              <w:t>（但し、必要経費を控除した金額）に関して、</w:t>
            </w:r>
          </w:ins>
        </w:sdtContent>
      </w:sdt>
      <w:sdt>
        <w:sdtPr>
          <w:tag w:val="goog_rdk_3"/>
          <w:id w:val="-1795829754"/>
        </w:sdtPr>
        <w:sdtContent>
          <w:del w:id="3" w:author="Imamura Takashi(今村 孝)" w:date="2022-08-08T15:34:00Z">
            <w:r>
              <w:rPr>
                <w:rFonts w:ascii="BIZ UDPゴシック" w:eastAsia="BIZ UDPゴシック" w:hAnsi="BIZ UDPゴシック" w:cs="BIZ UDPゴシック"/>
              </w:rPr>
              <w:delText>のうち</w:delText>
            </w:r>
          </w:del>
        </w:sdtContent>
      </w:sdt>
      <w:r>
        <w:rPr>
          <w:rFonts w:ascii="BIZ UDPゴシック" w:eastAsia="BIZ UDPゴシック" w:hAnsi="BIZ UDPゴシック" w:cs="BIZ UDPゴシック"/>
        </w:rPr>
        <w:t>下表に示す</w:t>
      </w:r>
      <w:sdt>
        <w:sdtPr>
          <w:tag w:val="goog_rdk_4"/>
          <w:id w:val="-496341613"/>
        </w:sdtPr>
        <w:sdtContent>
          <w:ins w:id="4" w:author="Imamura Takashi(今村 孝)" w:date="2022-08-08T16:02:00Z">
            <w:r>
              <w:rPr>
                <w:rFonts w:ascii="BIZ UDPゴシック" w:eastAsia="BIZ UDPゴシック" w:hAnsi="BIZ UDPゴシック" w:cs="BIZ UDPゴシック"/>
              </w:rPr>
              <w:t>各金額範囲に対応する支払金</w:t>
            </w:r>
          </w:ins>
        </w:sdtContent>
      </w:sdt>
      <w:r>
        <w:rPr>
          <w:rFonts w:ascii="BIZ UDPゴシック" w:eastAsia="BIZ UDPゴシック" w:hAnsi="BIZ UDPゴシック" w:cs="BIZ UDPゴシック"/>
        </w:rPr>
        <w:t>割合を</w:t>
      </w:r>
      <w:sdt>
        <w:sdtPr>
          <w:tag w:val="goog_rdk_5"/>
          <w:id w:val="-65727663"/>
        </w:sdtPr>
        <w:sdtContent>
          <w:ins w:id="5" w:author="Imamura Takashi(今村 孝)" w:date="2022-08-08T15:58:00Z">
            <w:r>
              <w:rPr>
                <w:rFonts w:ascii="BIZ UDPゴシック" w:eastAsia="BIZ UDPゴシック" w:hAnsi="BIZ UDPゴシック" w:cs="BIZ UDPゴシック"/>
              </w:rPr>
              <w:t>乗じた金額の合計額を</w:t>
            </w:r>
          </w:ins>
        </w:sdtContent>
      </w:sdt>
      <w:r>
        <w:rPr>
          <w:rFonts w:ascii="BIZ UDPゴシック" w:eastAsia="BIZ UDPゴシック" w:hAnsi="BIZ UDPゴシック" w:cs="BIZ UDPゴシック"/>
        </w:rPr>
        <w:t>当該職務発明の発明者に</w:t>
      </w:r>
      <w:sdt>
        <w:sdtPr>
          <w:tag w:val="goog_rdk_6"/>
          <w:id w:val="1526519546"/>
        </w:sdtPr>
        <w:sdtContent>
          <w:commentRangeStart w:id="6"/>
        </w:sdtContent>
      </w:sdt>
      <w:r>
        <w:rPr>
          <w:rFonts w:ascii="BIZ UDPゴシック" w:eastAsia="BIZ UDPゴシック" w:hAnsi="BIZ UDPゴシック" w:cs="BIZ UDPゴシック"/>
        </w:rPr>
        <w:t>支払う</w:t>
      </w:r>
      <w:commentRangeEnd w:id="6"/>
      <w:r>
        <w:rPr>
          <w:rStyle w:val="a6"/>
          <w:rFonts w:ascii="BIZ UDPゴシック" w:eastAsia="BIZ UDPゴシック" w:hAnsi="BIZ UDPゴシック" w:cs="BIZ UDPゴシック"/>
          <w:sz w:val="21"/>
          <w:szCs w:val="21"/>
        </w:rPr>
        <w:commentReference w:id="6"/>
      </w:r>
      <w:r>
        <w:rPr>
          <w:rFonts w:ascii="BIZ UDPゴシック" w:eastAsia="BIZ UDPゴシック" w:hAnsi="BIZ UDPゴシック" w:cs="BIZ UDPゴシック"/>
        </w:rPr>
        <w:t>。</w:t>
      </w:r>
    </w:p>
    <w:tbl>
      <w:tblPr>
        <w:tblStyle w:val="af1"/>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4252"/>
      </w:tblGrid>
      <w:tr w:rsidR="00581111" w14:paraId="52877B29" w14:textId="77777777">
        <w:trPr>
          <w:trHeight w:val="301"/>
          <w:jc w:val="center"/>
        </w:trPr>
        <w:tc>
          <w:tcPr>
            <w:tcW w:w="4252" w:type="dxa"/>
          </w:tcPr>
          <w:p w14:paraId="0000001B"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年間ライセンス契約料</w:t>
            </w:r>
          </w:p>
        </w:tc>
        <w:tc>
          <w:tcPr>
            <w:tcW w:w="4252" w:type="dxa"/>
          </w:tcPr>
          <w:p w14:paraId="0000001C"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支払金割合</w:t>
            </w:r>
          </w:p>
        </w:tc>
      </w:tr>
      <w:tr w:rsidR="00581111" w14:paraId="328CACE9" w14:textId="77777777">
        <w:trPr>
          <w:trHeight w:val="301"/>
          <w:jc w:val="center"/>
        </w:trPr>
        <w:tc>
          <w:tcPr>
            <w:tcW w:w="4252" w:type="dxa"/>
          </w:tcPr>
          <w:p w14:paraId="0000001D"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１００万円までの金額</w:t>
            </w:r>
          </w:p>
        </w:tc>
        <w:tc>
          <w:tcPr>
            <w:tcW w:w="4252" w:type="dxa"/>
          </w:tcPr>
          <w:p w14:paraId="0000001E"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３％</w:t>
            </w:r>
          </w:p>
        </w:tc>
      </w:tr>
      <w:tr w:rsidR="00581111" w14:paraId="59D23864" w14:textId="77777777">
        <w:trPr>
          <w:trHeight w:val="301"/>
          <w:jc w:val="center"/>
        </w:trPr>
        <w:tc>
          <w:tcPr>
            <w:tcW w:w="4252" w:type="dxa"/>
          </w:tcPr>
          <w:p w14:paraId="0000001F"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１００万円を超過し１，０００万円に満たない金額</w:t>
            </w:r>
          </w:p>
        </w:tc>
        <w:tc>
          <w:tcPr>
            <w:tcW w:w="4252" w:type="dxa"/>
          </w:tcPr>
          <w:p w14:paraId="00000020"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2.5％</w:t>
            </w:r>
          </w:p>
        </w:tc>
      </w:tr>
      <w:tr w:rsidR="00581111" w14:paraId="70CA34AF" w14:textId="77777777">
        <w:trPr>
          <w:trHeight w:val="284"/>
          <w:jc w:val="center"/>
        </w:trPr>
        <w:tc>
          <w:tcPr>
            <w:tcW w:w="4252" w:type="dxa"/>
          </w:tcPr>
          <w:p w14:paraId="00000021"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１，０００万円を超過し３，０００万円に満たない金額</w:t>
            </w:r>
          </w:p>
        </w:tc>
        <w:tc>
          <w:tcPr>
            <w:tcW w:w="4252" w:type="dxa"/>
          </w:tcPr>
          <w:p w14:paraId="00000022"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2％</w:t>
            </w:r>
          </w:p>
        </w:tc>
      </w:tr>
      <w:tr w:rsidR="00581111" w14:paraId="1FC6E7CD" w14:textId="77777777">
        <w:trPr>
          <w:trHeight w:val="301"/>
          <w:jc w:val="center"/>
        </w:trPr>
        <w:tc>
          <w:tcPr>
            <w:tcW w:w="4252" w:type="dxa"/>
          </w:tcPr>
          <w:p w14:paraId="00000023" w14:textId="77777777" w:rsidR="00581111" w:rsidRDefault="00000000">
            <w:pPr>
              <w:jc w:val="left"/>
              <w:rPr>
                <w:rFonts w:ascii="BIZ UDPゴシック" w:eastAsia="BIZ UDPゴシック" w:hAnsi="BIZ UDPゴシック" w:cs="BIZ UDPゴシック"/>
              </w:rPr>
            </w:pPr>
            <w:sdt>
              <w:sdtPr>
                <w:tag w:val="goog_rdk_7"/>
                <w:id w:val="816306006"/>
              </w:sdtPr>
              <w:sdtContent>
                <w:commentRangeStart w:id="7"/>
              </w:sdtContent>
            </w:sdt>
            <w:r>
              <w:rPr>
                <w:rFonts w:ascii="BIZ UDPゴシック" w:eastAsia="BIZ UDPゴシック" w:hAnsi="BIZ UDPゴシック" w:cs="BIZ UDPゴシック"/>
              </w:rPr>
              <w:t>３，０００万円を超過した金額</w:t>
            </w:r>
          </w:p>
        </w:tc>
        <w:tc>
          <w:tcPr>
            <w:tcW w:w="4252" w:type="dxa"/>
          </w:tcPr>
          <w:p w14:paraId="00000024"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１．５％</w:t>
            </w:r>
            <w:commentRangeEnd w:id="7"/>
            <w:r>
              <w:rPr>
                <w:rStyle w:val="a6"/>
                <w:rFonts w:ascii="BIZ UDPゴシック" w:eastAsia="BIZ UDPゴシック" w:hAnsi="BIZ UDPゴシック" w:cs="BIZ UDPゴシック"/>
                <w:sz w:val="21"/>
                <w:szCs w:val="21"/>
              </w:rPr>
              <w:commentReference w:id="7"/>
            </w:r>
          </w:p>
        </w:tc>
      </w:tr>
    </w:tbl>
    <w:sdt>
      <w:sdtPr>
        <w:tag w:val="goog_rdk_10"/>
        <w:id w:val="-2080444034"/>
      </w:sdtPr>
      <w:sdtContent>
        <w:p w14:paraId="00000025" w14:textId="77777777" w:rsidR="00581111" w:rsidRPr="00581111" w:rsidRDefault="00000000" w:rsidP="00581111">
          <w:pPr>
            <w:ind w:left="210" w:hanging="210"/>
            <w:jc w:val="center"/>
            <w:rPr>
              <w:ins w:id="8" w:author="恒則 好永" w:date="2022-08-09T08:36:00Z"/>
              <w:rPrChange w:id="9" w:author="恒則 好永" w:date="2022-08-09T08:37:00Z">
                <w:rPr>
                  <w:ins w:id="10" w:author="恒則 好永" w:date="2022-08-09T08:36:00Z"/>
                  <w:rFonts w:ascii="BIZ UDPゴシック" w:eastAsia="BIZ UDPゴシック" w:hAnsi="BIZ UDPゴシック" w:cs="BIZ UDPゴシック"/>
                </w:rPr>
              </w:rPrChange>
            </w:rPr>
            <w:pPrChange w:id="11" w:author="恒則 好永" w:date="2022-08-09T08:37:00Z">
              <w:pPr>
                <w:ind w:left="210" w:hanging="210"/>
                <w:jc w:val="left"/>
              </w:pPr>
            </w:pPrChange>
          </w:pPr>
          <w:sdt>
            <w:sdtPr>
              <w:tag w:val="goog_rdk_9"/>
              <w:id w:val="1500389427"/>
            </w:sdtPr>
            <w:sdtContent>
              <w:ins w:id="12" w:author="恒則 好永" w:date="2022-08-09T08:36:00Z">
                <w:r>
                  <w:rPr>
                    <w:rFonts w:ascii="BIZ UDPゴシック" w:eastAsia="BIZ UDPゴシック" w:hAnsi="BIZ UDPゴシック" w:cs="BIZ UDPゴシック"/>
                  </w:rPr>
                  <w:t>（例示：年間ライセンス契約料1億円の場合、支払金170.5万円）</w:t>
                </w:r>
              </w:ins>
            </w:sdtContent>
          </w:sdt>
        </w:p>
      </w:sdtContent>
    </w:sdt>
    <w:p w14:paraId="00000026"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２ 発明者は、会社から付与された相当の利益の内容に意見があるときは、その相当の利益の内容の通知を受けた日から６０日以内に、会社に対して書面により意見の申出を行い、説明を求めることができる。</w:t>
      </w:r>
    </w:p>
    <w:p w14:paraId="00000027" w14:textId="77777777" w:rsidR="00581111" w:rsidRDefault="00581111">
      <w:pPr>
        <w:jc w:val="left"/>
        <w:rPr>
          <w:rFonts w:ascii="BIZ UDPゴシック" w:eastAsia="BIZ UDPゴシック" w:hAnsi="BIZ UDPゴシック" w:cs="BIZ UDPゴシック"/>
        </w:rPr>
      </w:pPr>
    </w:p>
    <w:p w14:paraId="00000028"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（支払手続） </w:t>
      </w:r>
    </w:p>
    <w:p w14:paraId="00000029"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第８条 前条に定める相当の利益は、登録時支払金については登録後速やかに支払うものとし、利益発生時支払金については、会計年度終了月の翌々月末までに支払うものとする。</w:t>
      </w:r>
    </w:p>
    <w:p w14:paraId="0000002A" w14:textId="77777777" w:rsidR="00581111" w:rsidRDefault="00581111">
      <w:pPr>
        <w:jc w:val="left"/>
        <w:rPr>
          <w:rFonts w:ascii="BIZ UDPゴシック" w:eastAsia="BIZ UDPゴシック" w:hAnsi="BIZ UDPゴシック" w:cs="BIZ UDPゴシック"/>
        </w:rPr>
      </w:pPr>
    </w:p>
    <w:p w14:paraId="0000002B"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（実用新案及び意匠への準用） </w:t>
      </w:r>
    </w:p>
    <w:p w14:paraId="0000002C"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第９条 この規程の規定は、従業者等のした考案又は意匠の創作であって、その性質上会社の業務範囲に属し、かつ、従業者等がこれをするに至った行為が当該従業者等の会社における現在又は過去の職務範囲に属するものに準用する。</w:t>
      </w:r>
    </w:p>
    <w:p w14:paraId="0000002D" w14:textId="77777777" w:rsidR="00581111" w:rsidRDefault="00581111">
      <w:pPr>
        <w:ind w:left="210" w:hanging="210"/>
        <w:jc w:val="left"/>
        <w:rPr>
          <w:rFonts w:ascii="BIZ UDPゴシック" w:eastAsia="BIZ UDPゴシック" w:hAnsi="BIZ UDPゴシック" w:cs="BIZ UDPゴシック"/>
        </w:rPr>
      </w:pPr>
    </w:p>
    <w:p w14:paraId="0000002E"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（秘密保持）</w:t>
      </w:r>
    </w:p>
    <w:p w14:paraId="0000002F"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第１０条 職務発明に関与した従業者等は、職務発明に関して、その内容その他会社の利害に関係する事項について、当該事項が公知となるまでの間、秘密を守らなければならない。 </w:t>
      </w:r>
    </w:p>
    <w:p w14:paraId="00000030"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２ 前項の規定は、従業者等が会社を退職した後も適用する。</w:t>
      </w:r>
    </w:p>
    <w:p w14:paraId="00000031" w14:textId="77777777" w:rsidR="00581111" w:rsidRDefault="00581111">
      <w:pPr>
        <w:ind w:left="210" w:hanging="210"/>
        <w:jc w:val="left"/>
        <w:rPr>
          <w:rFonts w:ascii="BIZ UDPゴシック" w:eastAsia="BIZ UDPゴシック" w:hAnsi="BIZ UDPゴシック" w:cs="BIZ UDPゴシック"/>
        </w:rPr>
      </w:pPr>
    </w:p>
    <w:p w14:paraId="00000032"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（適用）</w:t>
      </w:r>
    </w:p>
    <w:p w14:paraId="00000033"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第１１条 この規程は、2022年○月○日以降に完成した発明に適用する。</w:t>
      </w:r>
    </w:p>
    <w:p w14:paraId="00000034" w14:textId="77777777" w:rsidR="00581111" w:rsidRDefault="00000000">
      <w:pPr>
        <w:widowControl/>
        <w:jc w:val="left"/>
        <w:rPr>
          <w:rFonts w:ascii="BIZ UDPゴシック" w:eastAsia="BIZ UDPゴシック" w:hAnsi="BIZ UDPゴシック" w:cs="BIZ UDPゴシック"/>
        </w:rPr>
      </w:pPr>
      <w:r>
        <w:br w:type="page"/>
      </w:r>
    </w:p>
    <w:p w14:paraId="00000035"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lastRenderedPageBreak/>
        <w:t>（第３条関係様式第１号）</w:t>
      </w:r>
    </w:p>
    <w:p w14:paraId="00000036" w14:textId="77777777" w:rsidR="00581111" w:rsidRDefault="00000000">
      <w:pPr>
        <w:ind w:left="210" w:hanging="210"/>
        <w:jc w:val="right"/>
        <w:rPr>
          <w:rFonts w:ascii="BIZ UDPゴシック" w:eastAsia="BIZ UDPゴシック" w:hAnsi="BIZ UDPゴシック" w:cs="BIZ UDPゴシック"/>
        </w:rPr>
      </w:pPr>
      <w:r>
        <w:rPr>
          <w:rFonts w:ascii="BIZ UDPゴシック" w:eastAsia="BIZ UDPゴシック" w:hAnsi="BIZ UDPゴシック" w:cs="BIZ UDPゴシック"/>
        </w:rPr>
        <w:t xml:space="preserve">　年　　月　　日</w:t>
      </w:r>
    </w:p>
    <w:p w14:paraId="00000037" w14:textId="77777777" w:rsidR="00581111" w:rsidRDefault="00000000">
      <w:pPr>
        <w:ind w:left="320" w:hanging="320"/>
        <w:jc w:val="center"/>
        <w:rPr>
          <w:rFonts w:ascii="BIZ UDPゴシック" w:eastAsia="BIZ UDPゴシック" w:hAnsi="BIZ UDPゴシック" w:cs="BIZ UDPゴシック"/>
          <w:sz w:val="32"/>
          <w:szCs w:val="32"/>
        </w:rPr>
      </w:pPr>
      <w:r>
        <w:rPr>
          <w:rFonts w:ascii="BIZ UDPゴシック" w:eastAsia="BIZ UDPゴシック" w:hAnsi="BIZ UDPゴシック" w:cs="BIZ UDPゴシック"/>
          <w:sz w:val="32"/>
          <w:szCs w:val="32"/>
        </w:rPr>
        <w:t>発明等届出書</w:t>
      </w:r>
    </w:p>
    <w:p w14:paraId="00000038"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                                                            </w:t>
      </w:r>
    </w:p>
    <w:p w14:paraId="00000039"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株式会社Mountain Gorilla</w:t>
      </w:r>
    </w:p>
    <w:p w14:paraId="0000003A"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代表取締役社長　井口　一輝　殿</w:t>
      </w:r>
    </w:p>
    <w:p w14:paraId="0000003B" w14:textId="77777777" w:rsidR="00581111" w:rsidRDefault="00581111">
      <w:pPr>
        <w:ind w:left="210" w:hanging="210"/>
        <w:jc w:val="left"/>
        <w:rPr>
          <w:rFonts w:ascii="BIZ UDPゴシック" w:eastAsia="BIZ UDPゴシック" w:hAnsi="BIZ UDPゴシック" w:cs="BIZ UDPゴシック"/>
        </w:rPr>
      </w:pPr>
    </w:p>
    <w:p w14:paraId="0000003C"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　　　　　　　　　　　　　　　　　　　　　　　　　　　　　　　　　　所　属</w:t>
      </w:r>
    </w:p>
    <w:p w14:paraId="0000003D"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　　　　　　　　　　　　　　　　　　　　　　　　　　　　　　　　　　職名等</w:t>
      </w:r>
    </w:p>
    <w:p w14:paraId="0000003E"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 xml:space="preserve">                                           　　　　　　　　　　　　 氏　名</w:t>
      </w:r>
    </w:p>
    <w:p w14:paraId="0000003F" w14:textId="77777777" w:rsidR="00581111" w:rsidRDefault="00581111">
      <w:pPr>
        <w:ind w:left="210" w:hanging="210"/>
        <w:jc w:val="left"/>
        <w:rPr>
          <w:rFonts w:ascii="BIZ UDPゴシック" w:eastAsia="BIZ UDPゴシック" w:hAnsi="BIZ UDPゴシック" w:cs="BIZ UDPゴシック"/>
        </w:rPr>
      </w:pPr>
    </w:p>
    <w:p w14:paraId="00000040" w14:textId="77777777" w:rsidR="00581111" w:rsidRDefault="00581111">
      <w:pPr>
        <w:ind w:left="210" w:hanging="210"/>
        <w:jc w:val="left"/>
        <w:rPr>
          <w:rFonts w:ascii="BIZ UDPゴシック" w:eastAsia="BIZ UDPゴシック" w:hAnsi="BIZ UDPゴシック" w:cs="BIZ UDPゴシック"/>
        </w:rPr>
      </w:pPr>
    </w:p>
    <w:p w14:paraId="00000041"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このたび下記の発明等を行いましたので、職務発明取扱規程第４条の規定により、届け出ます。</w:t>
      </w:r>
    </w:p>
    <w:p w14:paraId="00000042" w14:textId="77777777" w:rsidR="00581111" w:rsidRDefault="00581111">
      <w:pPr>
        <w:ind w:left="210" w:hanging="210"/>
        <w:jc w:val="left"/>
        <w:rPr>
          <w:rFonts w:ascii="BIZ UDPゴシック" w:eastAsia="BIZ UDPゴシック" w:hAnsi="BIZ UDPゴシック" w:cs="BIZ UDPゴシック"/>
        </w:rPr>
      </w:pPr>
    </w:p>
    <w:p w14:paraId="00000043" w14:textId="77777777" w:rsidR="00581111" w:rsidRDefault="00000000">
      <w:pPr>
        <w:ind w:left="210" w:hanging="210"/>
        <w:jc w:val="center"/>
        <w:rPr>
          <w:rFonts w:ascii="BIZ UDPゴシック" w:eastAsia="BIZ UDPゴシック" w:hAnsi="BIZ UDPゴシック" w:cs="BIZ UDPゴシック"/>
        </w:rPr>
      </w:pPr>
      <w:r>
        <w:rPr>
          <w:rFonts w:ascii="BIZ UDPゴシック" w:eastAsia="BIZ UDPゴシック" w:hAnsi="BIZ UDPゴシック" w:cs="BIZ UDPゴシック"/>
        </w:rPr>
        <w:t>記</w:t>
      </w:r>
    </w:p>
    <w:p w14:paraId="00000044" w14:textId="77777777" w:rsidR="00581111" w:rsidRDefault="00581111">
      <w:pPr>
        <w:ind w:left="210" w:hanging="210"/>
        <w:jc w:val="left"/>
        <w:rPr>
          <w:rFonts w:ascii="BIZ UDPゴシック" w:eastAsia="BIZ UDPゴシック" w:hAnsi="BIZ UDPゴシック" w:cs="BIZ UDPゴシック"/>
        </w:rPr>
      </w:pPr>
    </w:p>
    <w:p w14:paraId="00000045"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１．発明の名称</w:t>
      </w:r>
    </w:p>
    <w:p w14:paraId="00000046" w14:textId="77777777" w:rsidR="00581111" w:rsidRDefault="00581111">
      <w:pPr>
        <w:jc w:val="left"/>
        <w:rPr>
          <w:rFonts w:ascii="BIZ UDPゴシック" w:eastAsia="BIZ UDPゴシック" w:hAnsi="BIZ UDPゴシック" w:cs="BIZ UDPゴシック"/>
        </w:rPr>
      </w:pPr>
    </w:p>
    <w:p w14:paraId="00000047" w14:textId="77777777" w:rsidR="00581111" w:rsidRDefault="00581111">
      <w:pPr>
        <w:jc w:val="left"/>
        <w:rPr>
          <w:rFonts w:ascii="BIZ UDPゴシック" w:eastAsia="BIZ UDPゴシック" w:hAnsi="BIZ UDPゴシック" w:cs="BIZ UDPゴシック"/>
        </w:rPr>
      </w:pPr>
    </w:p>
    <w:p w14:paraId="00000048" w14:textId="77777777" w:rsidR="00581111" w:rsidRDefault="00000000">
      <w:pPr>
        <w:ind w:left="210" w:hanging="210"/>
        <w:jc w:val="left"/>
        <w:rPr>
          <w:rFonts w:ascii="BIZ UDPゴシック" w:eastAsia="BIZ UDPゴシック" w:hAnsi="BIZ UDPゴシック" w:cs="BIZ UDPゴシック"/>
        </w:rPr>
      </w:pPr>
      <w:r>
        <w:rPr>
          <w:rFonts w:ascii="BIZ UDPゴシック" w:eastAsia="BIZ UDPゴシック" w:hAnsi="BIZ UDPゴシック" w:cs="BIZ UDPゴシック"/>
        </w:rPr>
        <w:t>２．発明の要点（発明の背景、その新規性と従来の技術と比較しての進歩性を簡潔明瞭に　　　　　　　　記載すること。必要に応じて図や資料等を添付すること。）</w:t>
      </w:r>
    </w:p>
    <w:p w14:paraId="00000049" w14:textId="77777777" w:rsidR="00581111" w:rsidRDefault="00581111">
      <w:pPr>
        <w:ind w:left="210" w:hanging="210"/>
        <w:jc w:val="left"/>
        <w:rPr>
          <w:rFonts w:ascii="BIZ UDPゴシック" w:eastAsia="BIZ UDPゴシック" w:hAnsi="BIZ UDPゴシック" w:cs="BIZ UDPゴシック"/>
        </w:rPr>
      </w:pPr>
    </w:p>
    <w:p w14:paraId="0000004A" w14:textId="77777777" w:rsidR="00581111" w:rsidRDefault="00581111">
      <w:pPr>
        <w:ind w:left="210" w:hanging="210"/>
        <w:jc w:val="left"/>
        <w:rPr>
          <w:rFonts w:ascii="BIZ UDPゴシック" w:eastAsia="BIZ UDPゴシック" w:hAnsi="BIZ UDPゴシック" w:cs="BIZ UDPゴシック"/>
        </w:rPr>
      </w:pPr>
    </w:p>
    <w:p w14:paraId="0000004B" w14:textId="77777777" w:rsidR="00581111" w:rsidRDefault="00581111">
      <w:pPr>
        <w:ind w:left="210" w:hanging="210"/>
        <w:jc w:val="left"/>
        <w:rPr>
          <w:rFonts w:ascii="BIZ UDPゴシック" w:eastAsia="BIZ UDPゴシック" w:hAnsi="BIZ UDPゴシック" w:cs="BIZ UDPゴシック"/>
        </w:rPr>
      </w:pPr>
    </w:p>
    <w:p w14:paraId="0000004C" w14:textId="77777777" w:rsidR="00581111" w:rsidRDefault="00581111">
      <w:pPr>
        <w:ind w:left="210" w:hanging="210"/>
        <w:jc w:val="left"/>
        <w:rPr>
          <w:rFonts w:ascii="BIZ UDPゴシック" w:eastAsia="BIZ UDPゴシック" w:hAnsi="BIZ UDPゴシック" w:cs="BIZ UDPゴシック"/>
        </w:rPr>
      </w:pPr>
    </w:p>
    <w:p w14:paraId="0000004D" w14:textId="77777777" w:rsidR="00581111" w:rsidRDefault="00000000">
      <w:pPr>
        <w:jc w:val="left"/>
        <w:rPr>
          <w:rFonts w:ascii="BIZ UDPゴシック" w:eastAsia="BIZ UDPゴシック" w:hAnsi="BIZ UDPゴシック" w:cs="BIZ UDPゴシック"/>
        </w:rPr>
      </w:pPr>
      <w:r>
        <w:rPr>
          <w:rFonts w:ascii="BIZ UDPゴシック" w:eastAsia="BIZ UDPゴシック" w:hAnsi="BIZ UDPゴシック" w:cs="BIZ UDPゴシック"/>
        </w:rPr>
        <w:t>３．共同発明者の有無（有の場合は、社内、社外を問わず全員の所属・職名・氏名）とその寄与率</w:t>
      </w:r>
    </w:p>
    <w:sectPr w:rsidR="00581111">
      <w:pgSz w:w="11906" w:h="16838"/>
      <w:pgMar w:top="1985" w:right="1701" w:bottom="1701" w:left="1701"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Imamura Takashi(今村 孝)" w:date="2022-08-08T15:47:00Z" w:initials="">
    <w:p w14:paraId="00000052" w14:textId="77777777" w:rsidR="00581111" w:rsidRDefault="003B7CBE">
      <w:pPr>
        <w:pBdr>
          <w:top w:val="nil"/>
          <w:left w:val="nil"/>
          <w:bottom w:val="nil"/>
          <w:right w:val="nil"/>
          <w:between w:val="nil"/>
        </w:pBdr>
        <w:jc w:val="left"/>
        <w:rPr>
          <w:rFonts w:ascii="Arial" w:eastAsia="Arial" w:hAnsi="Arial" w:cs="Arial"/>
          <w:color w:val="000000"/>
          <w:sz w:val="22"/>
          <w:szCs w:val="22"/>
        </w:rPr>
      </w:pPr>
      <w:r>
        <w:rPr>
          <w:rStyle w:val="a6"/>
        </w:rPr>
        <w:annotationRef/>
      </w:r>
      <w:sdt>
        <w:sdtPr>
          <w:tag w:val="goog_rdk_15"/>
          <w:id w:val="-941843089"/>
        </w:sdtPr>
        <w:sdtContent>
          <w:r w:rsidR="00000000">
            <w:rPr>
              <w:rFonts w:ascii="Arial Unicode MS" w:eastAsia="Arial Unicode MS" w:hAnsi="Arial Unicode MS" w:cs="Arial Unicode MS"/>
              <w:color w:val="000000"/>
              <w:sz w:val="22"/>
              <w:szCs w:val="22"/>
            </w:rPr>
            <w:t>誤解が生まれにくいように少し修正しました。後は協議で計算例を例示すればよいかと思います。さらに表の下に例示として、（例示；年間ライセンス契約料1億円 の場合、支払金170.5万円となる。）と記載する方法もありかと思います。</w:t>
          </w:r>
        </w:sdtContent>
      </w:sdt>
    </w:p>
  </w:comment>
  <w:comment w:id="7" w:author="恒則 好永" w:date="2022-08-05T18:21:00Z" w:initials="">
    <w:p w14:paraId="0000004E" w14:textId="77777777" w:rsidR="00581111" w:rsidRDefault="003B7CBE">
      <w:pPr>
        <w:pBdr>
          <w:top w:val="nil"/>
          <w:left w:val="nil"/>
          <w:bottom w:val="nil"/>
          <w:right w:val="nil"/>
          <w:between w:val="nil"/>
        </w:pBdr>
        <w:jc w:val="left"/>
        <w:rPr>
          <w:rFonts w:ascii="Arial" w:eastAsia="Arial" w:hAnsi="Arial" w:cs="Arial"/>
          <w:color w:val="000000"/>
          <w:sz w:val="22"/>
          <w:szCs w:val="22"/>
        </w:rPr>
      </w:pPr>
      <w:r>
        <w:rPr>
          <w:rStyle w:val="a6"/>
        </w:rPr>
        <w:annotationRef/>
      </w:r>
      <w:sdt>
        <w:sdtPr>
          <w:tag w:val="goog_rdk_11"/>
          <w:id w:val="-331991690"/>
        </w:sdtPr>
        <w:sdtContent>
          <w:r w:rsidR="00000000">
            <w:rPr>
              <w:rFonts w:ascii="Arial Unicode MS" w:eastAsia="Arial Unicode MS" w:hAnsi="Arial Unicode MS" w:cs="Arial Unicode MS"/>
              <w:color w:val="000000"/>
              <w:sz w:val="22"/>
              <w:szCs w:val="22"/>
            </w:rPr>
            <w:t>100万円　       ３万円</w:t>
          </w:r>
        </w:sdtContent>
      </w:sdt>
    </w:p>
    <w:p w14:paraId="0000004F" w14:textId="77777777" w:rsidR="00581111" w:rsidRDefault="00000000">
      <w:pPr>
        <w:pBdr>
          <w:top w:val="nil"/>
          <w:left w:val="nil"/>
          <w:bottom w:val="nil"/>
          <w:right w:val="nil"/>
          <w:between w:val="nil"/>
        </w:pBdr>
        <w:jc w:val="left"/>
        <w:rPr>
          <w:rFonts w:ascii="Arial" w:eastAsia="Arial" w:hAnsi="Arial" w:cs="Arial"/>
          <w:color w:val="000000"/>
          <w:sz w:val="22"/>
          <w:szCs w:val="22"/>
        </w:rPr>
      </w:pPr>
      <w:sdt>
        <w:sdtPr>
          <w:tag w:val="goog_rdk_12"/>
          <w:id w:val="883140791"/>
        </w:sdtPr>
        <w:sdtContent>
          <w:r>
            <w:rPr>
              <w:rFonts w:ascii="Arial Unicode MS" w:eastAsia="Arial Unicode MS" w:hAnsi="Arial Unicode MS" w:cs="Arial Unicode MS"/>
              <w:color w:val="000000"/>
              <w:sz w:val="22"/>
              <w:szCs w:val="22"/>
            </w:rPr>
            <w:t>1,000万円   25.5万円</w:t>
          </w:r>
        </w:sdtContent>
      </w:sdt>
    </w:p>
    <w:p w14:paraId="00000050" w14:textId="77777777" w:rsidR="00581111" w:rsidRDefault="00000000">
      <w:pPr>
        <w:pBdr>
          <w:top w:val="nil"/>
          <w:left w:val="nil"/>
          <w:bottom w:val="nil"/>
          <w:right w:val="nil"/>
          <w:between w:val="nil"/>
        </w:pBdr>
        <w:jc w:val="left"/>
        <w:rPr>
          <w:rFonts w:ascii="Arial" w:eastAsia="Arial" w:hAnsi="Arial" w:cs="Arial"/>
          <w:color w:val="000000"/>
          <w:sz w:val="22"/>
          <w:szCs w:val="22"/>
        </w:rPr>
      </w:pPr>
      <w:sdt>
        <w:sdtPr>
          <w:tag w:val="goog_rdk_13"/>
          <w:id w:val="-396591458"/>
        </w:sdtPr>
        <w:sdtContent>
          <w:r>
            <w:rPr>
              <w:rFonts w:ascii="Arial Unicode MS" w:eastAsia="Arial Unicode MS" w:hAnsi="Arial Unicode MS" w:cs="Arial Unicode MS"/>
              <w:color w:val="000000"/>
              <w:sz w:val="22"/>
              <w:szCs w:val="22"/>
            </w:rPr>
            <w:t>3,000万円   65.5万円</w:t>
          </w:r>
        </w:sdtContent>
      </w:sdt>
    </w:p>
    <w:p w14:paraId="00000051" w14:textId="77777777" w:rsidR="00581111" w:rsidRDefault="00000000">
      <w:pPr>
        <w:pBdr>
          <w:top w:val="nil"/>
          <w:left w:val="nil"/>
          <w:bottom w:val="nil"/>
          <w:right w:val="nil"/>
          <w:between w:val="nil"/>
        </w:pBdr>
        <w:jc w:val="left"/>
        <w:rPr>
          <w:rFonts w:ascii="Arial" w:eastAsia="Arial" w:hAnsi="Arial" w:cs="Arial"/>
          <w:color w:val="000000"/>
          <w:sz w:val="22"/>
          <w:szCs w:val="22"/>
        </w:rPr>
      </w:pPr>
      <w:sdt>
        <w:sdtPr>
          <w:tag w:val="goog_rdk_14"/>
          <w:id w:val="-1045134320"/>
        </w:sdtPr>
        <w:sdtContent>
          <w:r>
            <w:rPr>
              <w:rFonts w:ascii="Arial Unicode MS" w:eastAsia="Arial Unicode MS" w:hAnsi="Arial Unicode MS" w:cs="Arial Unicode MS"/>
              <w:color w:val="000000"/>
              <w:sz w:val="22"/>
              <w:szCs w:val="22"/>
            </w:rPr>
            <w:t xml:space="preserve">　　1億円 170.5万円 　　　</w:t>
          </w:r>
        </w:sdtContent>
      </w:sdt>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52" w15:done="0"/>
  <w15:commentEx w15:paraId="000000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52" w16cid:durableId="00000052"/>
  <w16cid:commentId w16cid:paraId="00000051" w16cid:durableId="000000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BIZ UDPゴシック">
    <w:panose1 w:val="020B0400000000000000"/>
    <w:charset w:val="80"/>
    <w:family w:val="modern"/>
    <w:pitch w:val="variable"/>
    <w:sig w:usb0="E00002F7" w:usb1="2AC7EDF8" w:usb2="00000012" w:usb3="00000000" w:csb0="0002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111"/>
    <w:rsid w:val="003B7CBE"/>
    <w:rsid w:val="00581111"/>
    <w:rsid w:val="00C86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0CA0201"/>
  <w15:docId w15:val="{C1BDD576-689E-40AD-94EF-3BF4DC30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1E694D"/>
    <w:pPr>
      <w:ind w:leftChars="400" w:left="840"/>
    </w:pPr>
  </w:style>
  <w:style w:type="table" w:styleId="a5">
    <w:name w:val="Table Grid"/>
    <w:basedOn w:val="a1"/>
    <w:uiPriority w:val="39"/>
    <w:rsid w:val="00FD10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FD109A"/>
    <w:rPr>
      <w:sz w:val="18"/>
      <w:szCs w:val="18"/>
    </w:rPr>
  </w:style>
  <w:style w:type="paragraph" w:styleId="a7">
    <w:name w:val="annotation text"/>
    <w:basedOn w:val="a"/>
    <w:link w:val="a8"/>
    <w:uiPriority w:val="99"/>
    <w:semiHidden/>
    <w:unhideWhenUsed/>
    <w:rsid w:val="00FD109A"/>
    <w:pPr>
      <w:jc w:val="left"/>
    </w:pPr>
  </w:style>
  <w:style w:type="character" w:customStyle="1" w:styleId="a8">
    <w:name w:val="コメント文字列 (文字)"/>
    <w:basedOn w:val="a0"/>
    <w:link w:val="a7"/>
    <w:uiPriority w:val="99"/>
    <w:semiHidden/>
    <w:rsid w:val="00FD109A"/>
  </w:style>
  <w:style w:type="paragraph" w:styleId="a9">
    <w:name w:val="annotation subject"/>
    <w:basedOn w:val="a7"/>
    <w:next w:val="a7"/>
    <w:link w:val="aa"/>
    <w:uiPriority w:val="99"/>
    <w:semiHidden/>
    <w:unhideWhenUsed/>
    <w:rsid w:val="00FD109A"/>
    <w:rPr>
      <w:b/>
      <w:bCs/>
    </w:rPr>
  </w:style>
  <w:style w:type="character" w:customStyle="1" w:styleId="aa">
    <w:name w:val="コメント内容 (文字)"/>
    <w:basedOn w:val="a8"/>
    <w:link w:val="a9"/>
    <w:uiPriority w:val="99"/>
    <w:semiHidden/>
    <w:rsid w:val="00FD109A"/>
    <w:rPr>
      <w:b/>
      <w:bCs/>
    </w:rPr>
  </w:style>
  <w:style w:type="paragraph" w:styleId="ab">
    <w:name w:val="header"/>
    <w:basedOn w:val="a"/>
    <w:link w:val="ac"/>
    <w:uiPriority w:val="99"/>
    <w:unhideWhenUsed/>
    <w:rsid w:val="002D74DD"/>
    <w:pPr>
      <w:tabs>
        <w:tab w:val="center" w:pos="4252"/>
        <w:tab w:val="right" w:pos="8504"/>
      </w:tabs>
      <w:snapToGrid w:val="0"/>
    </w:pPr>
  </w:style>
  <w:style w:type="character" w:customStyle="1" w:styleId="ac">
    <w:name w:val="ヘッダー (文字)"/>
    <w:basedOn w:val="a0"/>
    <w:link w:val="ab"/>
    <w:uiPriority w:val="99"/>
    <w:rsid w:val="002D74DD"/>
  </w:style>
  <w:style w:type="paragraph" w:styleId="ad">
    <w:name w:val="footer"/>
    <w:basedOn w:val="a"/>
    <w:link w:val="ae"/>
    <w:uiPriority w:val="99"/>
    <w:unhideWhenUsed/>
    <w:rsid w:val="002D74DD"/>
    <w:pPr>
      <w:tabs>
        <w:tab w:val="center" w:pos="4252"/>
        <w:tab w:val="right" w:pos="8504"/>
      </w:tabs>
      <w:snapToGrid w:val="0"/>
    </w:pPr>
  </w:style>
  <w:style w:type="character" w:customStyle="1" w:styleId="ae">
    <w:name w:val="フッター (文字)"/>
    <w:basedOn w:val="a0"/>
    <w:link w:val="ad"/>
    <w:uiPriority w:val="99"/>
    <w:rsid w:val="002D74DD"/>
  </w:style>
  <w:style w:type="paragraph" w:styleId="af">
    <w:name w:val="Revision"/>
    <w:hidden/>
    <w:uiPriority w:val="99"/>
    <w:semiHidden/>
    <w:rsid w:val="00327185"/>
  </w:style>
  <w:style w:type="paragraph" w:styleId="af0">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kxXpc+QKZV9GWHOiaOWZWg/gsA==">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恒則 好永</dc:creator>
  <cp:lastModifiedBy>村上佳代</cp:lastModifiedBy>
  <cp:revision>2</cp:revision>
  <dcterms:created xsi:type="dcterms:W3CDTF">2022-08-08T07:33:00Z</dcterms:created>
  <dcterms:modified xsi:type="dcterms:W3CDTF">2026-04-24T06:49:00Z</dcterms:modified>
</cp:coreProperties>
</file>